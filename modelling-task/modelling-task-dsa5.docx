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28285D" w:rsidP="4ACAD295" w:rsidRDefault="3A28285D" w14:paraId="10D3EABA" w14:textId="258B9523">
      <w:pPr>
        <w:pStyle w:val="Heading1"/>
        <w:bidi w:val="0"/>
      </w:pPr>
      <w:r w:rsidRPr="4ACAD295" w:rsidR="3A28285D">
        <w:rPr>
          <w:noProof w:val="0"/>
          <w:lang w:val="en-US"/>
        </w:rPr>
        <w:t>Modelling Task DSA 5</w:t>
      </w:r>
    </w:p>
    <w:p w:rsidR="3A28285D" w:rsidP="4ACAD295" w:rsidRDefault="3A28285D" w14:paraId="261B3317" w14:textId="5CC4C4E6">
      <w:pPr>
        <w:pStyle w:val="Heading2"/>
        <w:bidi w:val="0"/>
        <w:rPr>
          <w:noProof w:val="0"/>
          <w:lang w:val="en-US"/>
        </w:rPr>
      </w:pPr>
      <w:r w:rsidRPr="4ACAD295" w:rsidR="3A28285D">
        <w:rPr>
          <w:noProof w:val="0"/>
          <w:lang w:val="en-US"/>
        </w:rPr>
        <w:t>Overview</w:t>
      </w:r>
    </w:p>
    <w:p xmlns:wp14="http://schemas.microsoft.com/office/word/2010/wordml" w:rsidP="733AD6DB" wp14:paraId="73194252" wp14:textId="655088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3AD6DB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 Fine-tuning a Lightweight Backbone for Image Classification</w:t>
      </w:r>
    </w:p>
    <w:p xmlns:wp14="http://schemas.microsoft.com/office/word/2010/wordml" w:rsidP="733AD6DB" wp14:paraId="421F3487" wp14:textId="5D2A1D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3AD6DB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 Applying Quantization for Model Compression</w:t>
      </w:r>
    </w:p>
    <w:p xmlns:wp14="http://schemas.microsoft.com/office/word/2010/wordml" w:rsidP="4ACAD295" wp14:paraId="715CA1CD" wp14:textId="53F6B5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3: </w:t>
      </w:r>
      <w:r w:rsidRPr="4ACAD295" w:rsidR="16B38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Building Custom CNN Backbone From Scratch</w:t>
      </w:r>
    </w:p>
    <w:p w:rsidR="16B38078" w:rsidP="4ACAD295" w:rsidRDefault="16B38078" w14:paraId="271EE4D6" w14:textId="0395C8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CAD295" w:rsidR="16B38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4: Applying Quantization for Custom Model and Compare </w:t>
      </w:r>
      <w:r w:rsidRPr="4ACAD295" w:rsidR="39EF10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</w:t>
      </w:r>
      <w:r w:rsidRPr="4ACAD295" w:rsidR="39EF10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Pretrain</w:t>
      </w:r>
    </w:p>
    <w:p xmlns:wp14="http://schemas.microsoft.com/office/word/2010/wordml" w:rsidP="4ACAD295" wp14:paraId="60C65317" wp14:textId="1A205B52">
      <w:pPr>
        <w:pStyle w:val="Heading2"/>
      </w:pPr>
      <w:r w:rsidRPr="4ACAD295" w:rsidR="49D39A67">
        <w:rPr>
          <w:noProof w:val="0"/>
          <w:lang w:val="en-US"/>
        </w:rPr>
        <w:t>Details for Each Modeling Task</w:t>
      </w:r>
    </w:p>
    <w:p xmlns:wp14="http://schemas.microsoft.com/office/word/2010/wordml" w:rsidP="4ACAD295" wp14:paraId="2ECCF952" wp14:textId="76C37224">
      <w:pPr>
        <w:pStyle w:val="Heading3"/>
      </w:pPr>
      <w:r w:rsidRPr="4ACAD295" w:rsidR="49D39A67">
        <w:rPr>
          <w:noProof w:val="0"/>
          <w:lang w:val="en-US"/>
        </w:rPr>
        <w:t>Task 1: Fine-tuning a Lightweight Backbone for Image Classification</w:t>
      </w:r>
    </w:p>
    <w:p xmlns:wp14="http://schemas.microsoft.com/office/word/2010/wordml" w:rsidP="733AD6DB" wp14:paraId="7E1CDAB9" wp14:textId="467CCC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Specifications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1C231712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fine-tune a well-known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lightweight Convolutional Neural Network (CNN) backbone architecture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ACAD295" w:rsidR="5E23D3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are currently </w:t>
      </w:r>
      <w:r w:rsidRPr="4ACAD295" w:rsidR="23BFC3C0">
        <w:rPr>
          <w:rFonts w:ascii="Aptos" w:hAnsi="Aptos" w:eastAsia="Aptos" w:cs="Aptos"/>
          <w:noProof w:val="0"/>
          <w:sz w:val="24"/>
          <w:szCs w:val="24"/>
          <w:lang w:val="en-US"/>
        </w:rPr>
        <w:t>considering</w:t>
      </w:r>
      <w:r w:rsidRPr="4ACAD295" w:rsidR="5E23D3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MobileNetV3</w:t>
      </w:r>
      <w:r w:rsidRPr="4ACAD295" w:rsidR="7F0C24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ACAD295" w:rsidR="7F0C24BF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and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ShuffleNetV2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ACAD295" w:rsidR="696923B6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7DD44636">
        <w:rPr>
          <w:rFonts w:ascii="Aptos" w:hAnsi="Aptos" w:eastAsia="Aptos" w:cs="Aptos"/>
          <w:noProof w:val="0"/>
          <w:sz w:val="24"/>
          <w:szCs w:val="24"/>
          <w:lang w:val="en-US"/>
        </w:rPr>
        <w:t>will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with a pre-trained version of the model and </w:t>
      </w:r>
      <w:r w:rsidRPr="4ACAD295" w:rsidR="6F46FD7B">
        <w:rPr>
          <w:rFonts w:ascii="Aptos" w:hAnsi="Aptos" w:eastAsia="Aptos" w:cs="Aptos"/>
          <w:noProof w:val="0"/>
          <w:sz w:val="24"/>
          <w:szCs w:val="24"/>
          <w:lang w:val="en-US"/>
        </w:rPr>
        <w:t>train it again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4ACAD295" w:rsidR="52562F6B">
        <w:rPr>
          <w:rFonts w:ascii="Aptos" w:hAnsi="Aptos" w:eastAsia="Aptos" w:cs="Aptos"/>
          <w:noProof w:val="0"/>
          <w:sz w:val="24"/>
          <w:szCs w:val="24"/>
          <w:lang w:val="en-US"/>
        </w:rPr>
        <w:t>our dataset (</w:t>
      </w:r>
      <w:r w:rsidRPr="4ACAD295" w:rsidR="27245741">
        <w:rPr>
          <w:rFonts w:ascii="Aptos" w:hAnsi="Aptos" w:eastAsia="Aptos" w:cs="Aptos"/>
          <w:noProof w:val="0"/>
          <w:sz w:val="24"/>
          <w:szCs w:val="24"/>
          <w:lang w:val="en-US"/>
        </w:rPr>
        <w:t>CIFAR-10)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</w:t>
      </w:r>
      <w:r w:rsidRPr="4ACAD295" w:rsidR="45E9C7DA">
        <w:rPr>
          <w:rFonts w:ascii="Aptos" w:hAnsi="Aptos" w:eastAsia="Aptos" w:cs="Aptos"/>
          <w:noProof w:val="0"/>
          <w:sz w:val="24"/>
          <w:szCs w:val="24"/>
          <w:lang w:val="en-US"/>
        </w:rPr>
        <w:t>could be seen as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transfer learning, which can be useful </w:t>
      </w:r>
      <w:r w:rsidRPr="4ACAD295" w:rsidR="07F93E07">
        <w:rPr>
          <w:rFonts w:ascii="Aptos" w:hAnsi="Aptos" w:eastAsia="Aptos" w:cs="Aptos"/>
          <w:noProof w:val="0"/>
          <w:sz w:val="24"/>
          <w:szCs w:val="24"/>
          <w:lang w:val="en-US"/>
        </w:rPr>
        <w:t>in training for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lightweight models. The architecture typically consists of input layers, the backbone (feature extractor), </w:t>
      </w:r>
      <w:r w:rsidRPr="4ACAD295" w:rsidR="725D23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neck </w:t>
      </w:r>
      <w:r w:rsidRPr="4ACAD295" w:rsidR="5C6EB1B7">
        <w:rPr>
          <w:rFonts w:ascii="Aptos" w:hAnsi="Aptos" w:eastAsia="Aptos" w:cs="Aptos"/>
          <w:noProof w:val="0"/>
          <w:sz w:val="24"/>
          <w:szCs w:val="24"/>
          <w:lang w:val="en-US"/>
        </w:rPr>
        <w:t>layer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 classification head. For this task, </w:t>
      </w:r>
      <w:r w:rsidRPr="4ACAD295" w:rsidR="2B1F1703">
        <w:rPr>
          <w:rFonts w:ascii="Aptos" w:hAnsi="Aptos" w:eastAsia="Aptos" w:cs="Aptos"/>
          <w:noProof w:val="0"/>
          <w:sz w:val="24"/>
          <w:szCs w:val="24"/>
          <w:lang w:val="en-US"/>
        </w:rPr>
        <w:t>we will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 on the backbone and replacing/fine-tuning the final classification layer.</w:t>
      </w:r>
    </w:p>
    <w:p xmlns:wp14="http://schemas.microsoft.com/office/word/2010/wordml" w:rsidP="733AD6DB" wp14:paraId="22E518F8" wp14:textId="1C21F0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Information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 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CIFAR-10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are standard benchmark datasets used for evaluating lightweight models. CIFAR-10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60,000 32x32 color images in 10 classes, with 50,000 training images and 10,000 test images. The </w:t>
      </w:r>
      <w:r w:rsidRPr="4ACAD295" w:rsidR="6AFE5BFD">
        <w:rPr>
          <w:rFonts w:ascii="Aptos" w:hAnsi="Aptos" w:eastAsia="Aptos" w:cs="Aptos"/>
          <w:noProof w:val="0"/>
          <w:sz w:val="24"/>
          <w:szCs w:val="24"/>
          <w:lang w:val="en-US"/>
        </w:rPr>
        <w:t>main task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4ACAD295" w:rsidR="2B2C3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label images.</w:t>
      </w:r>
    </w:p>
    <w:p xmlns:wp14="http://schemas.microsoft.com/office/word/2010/wordml" w:rsidP="733AD6DB" wp14:paraId="618259CB" wp14:textId="3C2ED3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Metrics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For evaluation, </w:t>
      </w:r>
      <w:r w:rsidRPr="4ACAD295" w:rsidR="707AB3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use standard image classification metrics</w:t>
      </w:r>
      <w:r w:rsidRPr="4ACAD295" w:rsidR="3B0FC7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plus some metrics </w:t>
      </w:r>
      <w:r w:rsidRPr="4ACAD295" w:rsidR="7ABCB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help us </w:t>
      </w:r>
      <w:r w:rsidRPr="4ACAD295" w:rsidR="7ABCB81F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4ACAD295" w:rsidR="7ABCB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model we have is “lightweight”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733AD6DB" wp14:paraId="0CAB3838" wp14:textId="2CBBC27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</w:t>
      </w:r>
    </w:p>
    <w:p xmlns:wp14="http://schemas.microsoft.com/office/word/2010/wordml" w:rsidP="733AD6DB" wp14:paraId="3EF69023" wp14:textId="36D6C1C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</w:t>
      </w:r>
    </w:p>
    <w:p xmlns:wp14="http://schemas.microsoft.com/office/word/2010/wordml" w:rsidP="733AD6DB" wp14:paraId="08CF1EF9" wp14:textId="0C7765E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Recall</w:t>
      </w:r>
    </w:p>
    <w:p xmlns:wp14="http://schemas.microsoft.com/office/word/2010/wordml" w:rsidP="733AD6DB" wp14:paraId="3D68F9DF" wp14:textId="6049F88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F1-score</w:t>
      </w:r>
    </w:p>
    <w:p xmlns:wp14="http://schemas.microsoft.com/office/word/2010/wordml" w:rsidP="733AD6DB" wp14:paraId="4110FC4D" wp14:textId="70FB9B8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Confusion Matrix</w:t>
      </w:r>
    </w:p>
    <w:p xmlns:wp14="http://schemas.microsoft.com/office/word/2010/wordml" w:rsidP="733AD6DB" wp14:paraId="34F1E9DC" wp14:textId="4BC540C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53A0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Lightweight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Metrics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3A35D388">
        <w:rPr>
          <w:rFonts w:ascii="Aptos" w:hAnsi="Aptos" w:eastAsia="Aptos" w:cs="Aptos"/>
          <w:noProof w:val="0"/>
          <w:sz w:val="24"/>
          <w:szCs w:val="24"/>
          <w:lang w:val="en-US"/>
        </w:rPr>
        <w:t>these are key indicators of a model's feasibilities for resource-constrained edge devices.</w:t>
      </w:r>
    </w:p>
    <w:p xmlns:wp14="http://schemas.microsoft.com/office/word/2010/wordml" w:rsidP="4ACAD295" wp14:paraId="20E6CFE7" wp14:textId="44CD6F89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 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 of parameters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model</w:t>
      </w:r>
    </w:p>
    <w:p xmlns:wp14="http://schemas.microsoft.com/office/word/2010/wordml" w:rsidP="4ACAD295" wp14:paraId="3581FF5C" wp14:textId="071B1CE0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516D12D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stimate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FLOPs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(Floating Point Operations)</w:t>
      </w:r>
    </w:p>
    <w:p xmlns:wp14="http://schemas.microsoft.com/office/word/2010/wordml" w:rsidP="733AD6DB" wp14:paraId="232339EA" wp14:textId="180C0D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References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44FD358" wp14:paraId="1D8D2916" wp14:textId="2838775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637BDC46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iscussion </w:t>
      </w:r>
      <w:r w:rsidRPr="544FD358" w:rsidR="382CAA30">
        <w:rPr>
          <w:rFonts w:ascii="Aptos" w:hAnsi="Aptos" w:eastAsia="Aptos" w:cs="Aptos"/>
          <w:noProof w:val="0"/>
          <w:sz w:val="24"/>
          <w:szCs w:val="24"/>
          <w:lang w:val="en-US"/>
        </w:rPr>
        <w:t>about different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lightweight backbone architectures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>
        <w:fldChar w:fldCharType="begin"/>
      </w:r>
      <w:r>
        <w:instrText xml:space="preserve">HYPERLINK "https://link.springer.com/article/10.1007/s10462-024-10877-1" </w:instrText>
      </w:r>
      <w:r>
        <w:fldChar w:fldCharType="separate"/>
      </w:r>
      <w:r w:rsidRPr="544FD358" w:rsidR="637BDC46">
        <w:rPr>
          <w:rStyle w:val="Hyperlink"/>
          <w:noProof w:val="0"/>
          <w:lang w:val="en-US"/>
        </w:rPr>
        <w:t>A comprehensive survey of deep learning-based lightweight object detection models for edge devices | Artificial Intelligence Review</w:t>
      </w:r>
      <w:r>
        <w:fldChar w:fldCharType="end"/>
      </w:r>
      <w:r w:rsidRPr="544FD358" w:rsidR="49D39A67">
        <w:rPr>
          <w:noProof w:val="0"/>
          <w:lang w:val="en-US"/>
        </w:rPr>
        <w:t xml:space="preserve"> </w:t>
      </w:r>
      <w:r w:rsidRPr="544FD358" w:rsidR="5141CB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(Mittal, 2024) </w:t>
      </w:r>
    </w:p>
    <w:p xmlns:wp14="http://schemas.microsoft.com/office/word/2010/wordml" w:rsidP="544FD358" wp14:paraId="023E6B20" wp14:textId="3BE51D1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E5D207D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he evaluation of lightweight detectors and backbones on datasets like CIFAR</w:t>
      </w:r>
      <w:r w:rsidRPr="544FD358" w:rsidR="6F777C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>
        <w:fldChar w:fldCharType="begin"/>
      </w:r>
      <w:r>
        <w:instrText xml:space="preserve">HYPERLINK "https://koreascience.kr/article/JAKO202209059036672.pdf" </w:instrText>
      </w:r>
      <w:r>
        <w:fldChar w:fldCharType="separate"/>
      </w:r>
      <w:r w:rsidRPr="544FD358" w:rsidR="637BDC46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A new lightweight network based on MobileNetV3</w:t>
      </w:r>
      <w:r>
        <w:fldChar w:fldCharType="end"/>
      </w:r>
      <w:r w:rsidRPr="544FD358" w:rsidR="3389B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(“A New Lightweight Network Based on MobileNetV3,” 2022)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4FD358" wp14:paraId="20787553" wp14:textId="38BB96F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7DD83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544FD358" w:rsidR="57DD7395">
        <w:rPr>
          <w:rFonts w:ascii="Aptos" w:hAnsi="Aptos" w:eastAsia="Aptos" w:cs="Aptos"/>
          <w:noProof w:val="0"/>
          <w:sz w:val="24"/>
          <w:szCs w:val="24"/>
          <w:lang w:val="en-US"/>
        </w:rPr>
        <w:t>chose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MobileNet and 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ShuffleNet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4FD358" w:rsidR="0ADD737B">
        <w:rPr>
          <w:rFonts w:ascii="Aptos" w:hAnsi="Aptos" w:eastAsia="Aptos" w:cs="Aptos"/>
          <w:noProof w:val="0"/>
          <w:sz w:val="24"/>
          <w:szCs w:val="24"/>
          <w:lang w:val="en-US"/>
        </w:rPr>
        <w:t>as potential candidates for benchmarking because they are examples of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efficient backbones suitable for edge devices</w:t>
      </w:r>
      <w:r w:rsidRPr="544FD358" w:rsidR="6CF70A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(Mittal, 2024)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4FD358" wp14:paraId="0965AC4C" wp14:textId="64847AB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The goal is to implement or adapt one of these architectures as discussed in</w:t>
      </w:r>
      <w:r w:rsidRPr="544FD358" w:rsidR="35423C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(Mittal, 2024)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3AD6DB" wp14:paraId="365AC689" wp14:textId="28B3C2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Ownership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48FE34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Ngoc Lam </w:t>
      </w:r>
      <w:r w:rsidRPr="544FD358" w:rsidR="48FE34D3">
        <w:rPr>
          <w:rFonts w:ascii="Aptos" w:hAnsi="Aptos" w:eastAsia="Aptos" w:cs="Aptos"/>
          <w:noProof w:val="0"/>
          <w:sz w:val="28"/>
          <w:szCs w:val="28"/>
          <w:lang w:val="en-US"/>
        </w:rPr>
        <w:t>Nguyen</w:t>
      </w:r>
    </w:p>
    <w:p xmlns:wp14="http://schemas.microsoft.com/office/word/2010/wordml" w:rsidP="733AD6DB" wp14:paraId="075EBC5B" wp14:textId="2E333C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</w:t>
      </w: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Feasibility and Workload Assessment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Feasible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Fine-tuning a pre-trained lightweight model on CIFAR-10 is a standard task that can be 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accomplished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 </w:t>
      </w:r>
      <w:r w:rsidRPr="544FD358" w:rsidR="25AC3938">
        <w:rPr>
          <w:rFonts w:ascii="Aptos" w:hAnsi="Aptos" w:eastAsia="Aptos" w:cs="Aptos"/>
          <w:noProof w:val="0"/>
          <w:sz w:val="24"/>
          <w:szCs w:val="24"/>
          <w:lang w:val="en-US"/>
        </w:rPr>
        <w:t>week or 2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readily available libraries (like TensorFlow or 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PyTorch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and free resources like Google 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Colab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 The dataset is small enough to manage, and the models are designed to be computationally less demanding than large</w:t>
      </w:r>
      <w:r w:rsidRPr="544FD358" w:rsidR="004B4D79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4FD358" w:rsidR="46713DE5">
        <w:rPr>
          <w:rFonts w:ascii="Aptos" w:hAnsi="Aptos" w:eastAsia="Aptos" w:cs="Aptos"/>
          <w:noProof w:val="0"/>
          <w:sz w:val="24"/>
          <w:szCs w:val="24"/>
          <w:lang w:val="en-US"/>
        </w:rPr>
        <w:t>one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s. The workload is </w:t>
      </w:r>
      <w:r w:rsidRPr="544FD358" w:rsidR="6C8EBF69">
        <w:rPr>
          <w:rFonts w:ascii="Aptos" w:hAnsi="Aptos" w:eastAsia="Aptos" w:cs="Aptos"/>
          <w:noProof w:val="0"/>
          <w:sz w:val="24"/>
          <w:szCs w:val="24"/>
          <w:lang w:val="en-US"/>
        </w:rPr>
        <w:t>quite high if we only assign 1 person to it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ACAD295" wp14:paraId="7A0DD5F9" wp14:textId="6021EE5E">
      <w:pPr>
        <w:pStyle w:val="Heading3"/>
      </w:pPr>
      <w:r w:rsidRPr="4ACAD295" w:rsidR="49D39A67">
        <w:rPr>
          <w:noProof w:val="0"/>
          <w:lang w:val="en-US"/>
        </w:rPr>
        <w:t>Task 2: Applying Quantization for Model Compression</w:t>
      </w:r>
    </w:p>
    <w:p xmlns:wp14="http://schemas.microsoft.com/office/word/2010/wordml" w:rsidP="733AD6DB" wp14:paraId="736EB734" wp14:textId="5C8B3C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Specifications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7944EC48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take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fine-tuned lightweight model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image classification and apply a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compression technique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specifically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quantization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 Quantization reduces the precision of the model's weights and/or activations, typically from 32-bit floating-point numbers to lower precision</w:t>
      </w:r>
      <w:r w:rsidRPr="4ACAD295" w:rsidR="7D841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8-bit integers. </w:t>
      </w:r>
      <w:r w:rsidRPr="4ACAD295" w:rsidR="5F8F05DC">
        <w:rPr>
          <w:rFonts w:ascii="Aptos" w:hAnsi="Aptos" w:eastAsia="Aptos" w:cs="Aptos"/>
          <w:noProof w:val="0"/>
          <w:sz w:val="24"/>
          <w:szCs w:val="24"/>
          <w:lang w:val="en-US"/>
        </w:rPr>
        <w:t>We chose to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on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Post-Training Quantization (PTQ)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easier to implement as it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 retraining, or explore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Quantization-Aware Training (QAT)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, which often yields better accuracy but requires retraining. The task will involve converting the trained model to a quantized format.</w:t>
      </w:r>
    </w:p>
    <w:p xmlns:wp14="http://schemas.microsoft.com/office/word/2010/wordml" w:rsidP="733AD6DB" wp14:paraId="3606D3BE" wp14:textId="02F3F4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Information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 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CIFAR-10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, the same as in Task 1. The trained model will be evaluated on the test set of this dataset</w:t>
      </w:r>
      <w:r w:rsidRPr="4ACAD295" w:rsidR="523A003F">
        <w:rPr>
          <w:rFonts w:ascii="Aptos" w:hAnsi="Aptos" w:eastAsia="Aptos" w:cs="Aptos"/>
          <w:noProof w:val="0"/>
          <w:sz w:val="24"/>
          <w:szCs w:val="24"/>
          <w:lang w:val="en-US"/>
        </w:rPr>
        <w:t>. The goal is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 the performance before and after quantization.</w:t>
      </w:r>
    </w:p>
    <w:p xmlns:wp14="http://schemas.microsoft.com/office/word/2010/wordml" w:rsidP="733AD6DB" wp14:paraId="26590DB0" wp14:textId="1B1F56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Metrics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Evaluate the quantized model using the same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classification metrics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Task 1 (Accuracy, Precision, Recall, F1-score, Confusion Matrix) to assess the impact of compression on performance. Additionally, </w:t>
      </w:r>
    </w:p>
    <w:p xmlns:wp14="http://schemas.microsoft.com/office/word/2010/wordml" w:rsidP="4ACAD295" wp14:paraId="26C4212D" wp14:textId="164EE0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3CAC0283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eport 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size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(memory footprint) before and after quantization. </w:t>
      </w:r>
      <w:r w:rsidRPr="4ACAD295" w:rsidR="2235B808">
        <w:rPr>
          <w:rFonts w:ascii="Aptos" w:hAnsi="Aptos" w:eastAsia="Aptos" w:cs="Aptos"/>
          <w:noProof w:val="0"/>
          <w:sz w:val="24"/>
          <w:szCs w:val="24"/>
          <w:lang w:val="en-US"/>
        </w:rPr>
        <w:t>What we will highlight is the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-off between compression ratio and performance degradation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44FD358" wp14:paraId="755C1DAA" wp14:textId="7F9D71F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References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44FD358" wp14:paraId="32AF429E" wp14:textId="4AE0A07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5871B2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iscussion </w:t>
      </w:r>
      <w:r w:rsidRPr="544FD358" w:rsidR="1F676F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 </w:t>
      </w:r>
      <w:r w:rsidRPr="544FD358" w:rsidR="4FBEAE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different model</w:t>
      </w: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compression techniques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lightweig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 deep 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learning models on edge devices</w:t>
      </w:r>
      <w:r w:rsidRPr="544FD358" w:rsidR="12A978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</w:t>
      </w:r>
      <w:r>
        <w:fldChar w:fldCharType="begin"/>
      </w:r>
      <w:r>
        <w:instrText xml:space="preserve">HYPERLINK "https://cspub-ijcisim.org/index.php/ijcisim/article/view/1025" </w:instrText>
      </w:r>
      <w:r>
        <w:fldChar w:fldCharType="separate"/>
      </w:r>
      <w:r w:rsidRPr="544FD358" w:rsidR="5871B2D2">
        <w:rPr>
          <w:noProof w:val="0"/>
          <w:lang w:val="en-US"/>
        </w:rPr>
        <w:t>Lightweight Deep Learning Models For</w:t>
      </w:r>
      <w:r w:rsidRPr="544FD358" w:rsidR="5871B2D2">
        <w:rPr>
          <w:rStyle w:val="Hyperlink"/>
          <w:noProof w:val="0"/>
          <w:lang w:val="en-US"/>
        </w:rPr>
        <w:t xml:space="preserve"> Edge Devices—A Survey</w:t>
      </w:r>
      <w:r>
        <w:fldChar w:fldCharType="end"/>
      </w:r>
      <w:r w:rsidRPr="544FD358" w:rsidR="12A97802">
        <w:rPr>
          <w:noProof w:val="0"/>
          <w:lang w:val="en-US"/>
        </w:rPr>
        <w:t>(Aminu Musa et al., 2025)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4FD358" wp14:paraId="741E4715" wp14:textId="67BE2CE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394EA0D8">
        <w:rPr>
          <w:rFonts w:ascii="Aptos" w:hAnsi="Aptos" w:eastAsia="Aptos" w:cs="Aptos"/>
          <w:noProof w:val="0"/>
          <w:sz w:val="24"/>
          <w:szCs w:val="24"/>
          <w:lang w:val="en-US"/>
        </w:rPr>
        <w:t>(Aminu Musa et al., 2025) mentions Post-Training Quantization and Quantization-Aware Training as popular choices. Tools like TensorFlow Lite are mentioned as enabling quantization for edge deployment.</w:t>
      </w:r>
    </w:p>
    <w:p xmlns:wp14="http://schemas.microsoft.com/office/word/2010/wordml" w:rsidP="544FD358" wp14:paraId="3CD969C5" wp14:textId="6DE5BF1E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Quantization is highlighted as a key method to reduce model size and computational complexity</w:t>
      </w:r>
      <w:r w:rsidRPr="544FD358" w:rsidR="755675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(Aminu Musa et al., 2025)</w:t>
      </w:r>
      <w:r w:rsidRPr="544FD358" w:rsidR="593176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(“A New Lightweight Network Based on MobileNetV3,” 2022)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4FD358" wp14:paraId="030A81BE" wp14:textId="5FB603FC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Ownership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3B4AA76E">
        <w:rPr>
          <w:noProof w:val="0"/>
          <w:sz w:val="28"/>
          <w:szCs w:val="28"/>
          <w:lang w:val="en-US"/>
        </w:rPr>
        <w:t>J</w:t>
      </w:r>
      <w:r w:rsidRPr="544FD358" w:rsidR="3B4AA76E">
        <w:rPr>
          <w:noProof w:val="0"/>
          <w:sz w:val="28"/>
          <w:szCs w:val="28"/>
          <w:lang w:val="en-US"/>
        </w:rPr>
        <w:t>atinkumar</w:t>
      </w:r>
      <w:r w:rsidRPr="544FD358" w:rsidR="3B4AA76E">
        <w:rPr>
          <w:noProof w:val="0"/>
          <w:sz w:val="28"/>
          <w:szCs w:val="28"/>
          <w:lang w:val="en-US"/>
        </w:rPr>
        <w:t xml:space="preserve"> </w:t>
      </w:r>
      <w:r w:rsidRPr="544FD358" w:rsidR="6EA9A1F1">
        <w:rPr>
          <w:noProof w:val="0"/>
          <w:sz w:val="28"/>
          <w:szCs w:val="28"/>
          <w:lang w:val="en-US"/>
        </w:rPr>
        <w:t>K</w:t>
      </w:r>
      <w:r w:rsidRPr="544FD358" w:rsidR="3B4AA76E">
        <w:rPr>
          <w:noProof w:val="0"/>
          <w:sz w:val="28"/>
          <w:szCs w:val="28"/>
          <w:lang w:val="en-US"/>
        </w:rPr>
        <w:t>eshabhai</w:t>
      </w:r>
      <w:r w:rsidRPr="544FD358" w:rsidR="3B4AA76E">
        <w:rPr>
          <w:noProof w:val="0"/>
          <w:sz w:val="28"/>
          <w:szCs w:val="28"/>
          <w:lang w:val="en-US"/>
        </w:rPr>
        <w:t xml:space="preserve"> Parmar</w:t>
      </w:r>
    </w:p>
    <w:p xmlns:wp14="http://schemas.microsoft.com/office/word/2010/wordml" w:rsidP="733AD6DB" wp14:paraId="3A2F8976" wp14:textId="458401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Feasibility and Workload Assessment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Feasible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Applying post-training quantization using frameworks like TensorFlow Lite is a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relatively straightforward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once a trained model is available. Quantization-aware training requires more effort as it involves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training loop. Evaluating the compressed model and comparing its performance and size to the original is manageable within a </w:t>
      </w:r>
      <w:r w:rsidRPr="4ACAD295" w:rsidR="1F7953B7">
        <w:rPr>
          <w:rFonts w:ascii="Aptos" w:hAnsi="Aptos" w:eastAsia="Aptos" w:cs="Aptos"/>
          <w:noProof w:val="0"/>
          <w:sz w:val="24"/>
          <w:szCs w:val="24"/>
          <w:lang w:val="en-US"/>
        </w:rPr>
        <w:t>week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task is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feasible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4ACAD295" w:rsidR="18EAD842">
        <w:rPr>
          <w:rFonts w:ascii="Aptos" w:hAnsi="Aptos" w:eastAsia="Aptos" w:cs="Aptos"/>
          <w:noProof w:val="0"/>
          <w:sz w:val="24"/>
          <w:szCs w:val="24"/>
          <w:lang w:val="en-US"/>
        </w:rPr>
        <w:t>both local machine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resources and free online tools. The workload is </w:t>
      </w:r>
      <w:r w:rsidRPr="4ACAD295" w:rsidR="0E91BA88">
        <w:rPr>
          <w:rFonts w:ascii="Aptos" w:hAnsi="Aptos" w:eastAsia="Aptos" w:cs="Aptos"/>
          <w:noProof w:val="0"/>
          <w:sz w:val="24"/>
          <w:szCs w:val="24"/>
          <w:lang w:val="en-US"/>
        </w:rPr>
        <w:t>lighter than the first task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, focusing on implementing the compression and conducting a comparative analysis</w:t>
      </w:r>
      <w:r w:rsidRPr="4ACAD295" w:rsidR="494F23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the before and after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9D39A67" w:rsidP="4ACAD295" w:rsidRDefault="49D39A67" w14:paraId="0F580C26" w14:textId="4D89950A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CAD295" w:rsidR="49D39A67">
        <w:rPr>
          <w:noProof w:val="0"/>
          <w:lang w:val="en-US"/>
        </w:rPr>
        <w:t xml:space="preserve">Task 3: </w:t>
      </w:r>
      <w:r w:rsidRPr="4ACAD295" w:rsidR="2D918ED9">
        <w:rPr>
          <w:noProof w:val="0"/>
          <w:lang w:val="en-US"/>
        </w:rPr>
        <w:t>Building Custom CNN Backbone From Scratch</w:t>
      </w:r>
    </w:p>
    <w:p xmlns:wp14="http://schemas.microsoft.com/office/word/2010/wordml" w:rsidP="733AD6DB" wp14:paraId="72FC9693" wp14:textId="532564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Specifications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>Instead of fine-tuning a pre-trained model like MobileNetV3 or ShuffleNetV22, we would design a novel lightweight Convolutional Neural Network (CNN) backbone architecture from scratch</w:t>
      </w:r>
      <w:r w:rsidRPr="544FD358" w:rsidR="470E78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of (</w:t>
      </w:r>
      <w:r w:rsidRPr="544FD358" w:rsidR="470E78F7">
        <w:rPr>
          <w:rFonts w:ascii="Aptos" w:hAnsi="Aptos" w:eastAsia="Aptos" w:cs="Aptos"/>
          <w:noProof w:val="0"/>
          <w:sz w:val="24"/>
          <w:szCs w:val="24"/>
          <w:lang w:val="en-US"/>
        </w:rPr>
        <w:t>Isong</w:t>
      </w:r>
      <w:r w:rsidRPr="544FD358" w:rsidR="470E78F7">
        <w:rPr>
          <w:rFonts w:ascii="Aptos" w:hAnsi="Aptos" w:eastAsia="Aptos" w:cs="Aptos"/>
          <w:noProof w:val="0"/>
          <w:sz w:val="24"/>
          <w:szCs w:val="24"/>
          <w:lang w:val="en-US"/>
        </w:rPr>
        <w:t>, 2025)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involves defining the network layers, such as convolutional layers, pooling layers, activation functions and potentially incorporating lightweight design principles like </w:t>
      </w:r>
      <w:r w:rsidRPr="544FD358" w:rsidR="5145E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depth-wise separable convolutions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4FD358" w:rsidR="5145E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convolutions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544FD358" w:rsidR="5145EF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 shuffling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goal would still be image classification, so </w:t>
      </w:r>
      <w:r w:rsidRPr="544FD358" w:rsidR="00E2E2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544FD358" w:rsidR="2575E9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>connect your custom-designed backbone to a classification head</w:t>
      </w:r>
      <w:r w:rsidRPr="544FD358" w:rsidR="5D4B402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focus </w:t>
      </w:r>
      <w:r w:rsidRPr="544FD358" w:rsidR="02D18F4E">
        <w:rPr>
          <w:rFonts w:ascii="Aptos" w:hAnsi="Aptos" w:eastAsia="Aptos" w:cs="Aptos"/>
          <w:noProof w:val="0"/>
          <w:sz w:val="24"/>
          <w:szCs w:val="24"/>
          <w:lang w:val="en-US"/>
        </w:rPr>
        <w:t>is to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4FD358" w:rsidR="70DB71E1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entirely new architecture 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>optimized</w:t>
      </w:r>
      <w:r w:rsidRPr="544FD358" w:rsidR="5145EF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resource-constrained edge devices.</w:t>
      </w:r>
    </w:p>
    <w:p xmlns:wp14="http://schemas.microsoft.com/office/word/2010/wordml" w:rsidP="733AD6DB" wp14:paraId="354D3CFA" wp14:textId="4F3918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Information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 the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CIFAR-10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similar to </w:t>
      </w:r>
      <w:r w:rsidRPr="4ACAD295" w:rsidR="30C79195">
        <w:rPr>
          <w:rFonts w:ascii="Aptos" w:hAnsi="Aptos" w:eastAsia="Aptos" w:cs="Aptos"/>
          <w:noProof w:val="0"/>
          <w:sz w:val="24"/>
          <w:szCs w:val="24"/>
          <w:lang w:val="en-US"/>
        </w:rPr>
        <w:t>task 1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4ACAD295" w:rsidR="192CD3AB">
        <w:rPr>
          <w:rFonts w:ascii="Aptos" w:hAnsi="Aptos" w:eastAsia="Aptos" w:cs="Aptos"/>
          <w:noProof w:val="0"/>
          <w:sz w:val="24"/>
          <w:szCs w:val="24"/>
          <w:lang w:val="en-US"/>
        </w:rPr>
        <w:t>s our custom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</w:t>
      </w:r>
      <w:r w:rsidRPr="4ACAD295" w:rsidR="5824E8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needed to be evaluated with the same criteria as the pretrain one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adapting and fine-tuning </w:t>
      </w:r>
      <w:r w:rsidRPr="4ACAD295" w:rsidR="3BDA444F">
        <w:rPr>
          <w:rFonts w:ascii="Aptos" w:hAnsi="Aptos" w:eastAsia="Aptos" w:cs="Aptos"/>
          <w:noProof w:val="0"/>
          <w:sz w:val="24"/>
          <w:szCs w:val="24"/>
          <w:lang w:val="en-US"/>
        </w:rPr>
        <w:t>it and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2B3C3A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its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components on a s</w:t>
      </w:r>
      <w:r w:rsidRPr="4ACAD295" w:rsidR="18095826">
        <w:rPr>
          <w:rFonts w:ascii="Aptos" w:hAnsi="Aptos" w:eastAsia="Aptos" w:cs="Aptos"/>
          <w:noProof w:val="0"/>
          <w:sz w:val="24"/>
          <w:szCs w:val="24"/>
          <w:lang w:val="en-US"/>
        </w:rPr>
        <w:t>imila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 </w:t>
      </w:r>
      <w:r w:rsidRPr="4ACAD295" w:rsidR="49DBB3C4">
        <w:rPr>
          <w:rFonts w:ascii="Aptos" w:hAnsi="Aptos" w:eastAsia="Aptos" w:cs="Aptos"/>
          <w:noProof w:val="0"/>
          <w:sz w:val="24"/>
          <w:szCs w:val="24"/>
          <w:lang w:val="en-US"/>
        </w:rPr>
        <w:t>data set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</w:t>
      </w:r>
      <w:r w:rsidRPr="4ACAD295" w:rsidR="00F56E70">
        <w:rPr>
          <w:rFonts w:ascii="Aptos" w:hAnsi="Aptos" w:eastAsia="Aptos" w:cs="Aptos"/>
          <w:noProof w:val="0"/>
          <w:sz w:val="24"/>
          <w:szCs w:val="24"/>
          <w:lang w:val="en-US"/>
        </w:rPr>
        <w:t>us to produce the fairest environment possible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ACAD295" w:rsidR="74AB18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goal is to compare the performance </w:t>
      </w:r>
      <w:r w:rsidRPr="4ACAD295" w:rsidR="3391E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our base custom CNN with the </w:t>
      </w:r>
      <w:r w:rsidRPr="4ACAD295" w:rsidR="3391E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pretrain one</w:t>
      </w:r>
      <w:r w:rsidRPr="4ACAD295" w:rsidR="3391E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</w:t>
      </w:r>
      <w:r w:rsidRPr="4ACAD295" w:rsidR="3391E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1</w:t>
      </w:r>
      <w:r w:rsidRPr="4ACAD295" w:rsidR="74AB18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3AD6DB" wp14:paraId="28C4EBB6" wp14:textId="39F491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Metrics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73BF44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evaluation, we will use standard image classification metrics plus some metrics to help us </w:t>
      </w:r>
      <w:r w:rsidRPr="4ACAD295" w:rsidR="73BF44FE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4ACAD295" w:rsidR="73BF44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 model we have is “lightweight” as seen in </w:t>
      </w:r>
      <w:r w:rsidRPr="4ACAD295" w:rsidR="73BF44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</w:t>
      </w:r>
      <w:r w:rsidRPr="4ACAD295" w:rsidR="1D41DB9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3AD6DB" wp14:paraId="05C0B8B1" wp14:textId="6B157F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References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6E0DC29" w:rsidP="544FD358" w:rsidRDefault="06E0DC29" w14:paraId="66E79AFA" w14:textId="7D0B0E1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fldChar w:fldCharType="begin"/>
      </w:r>
      <w:r>
        <w:instrText xml:space="preserve">HYPERLINK "https://arxiv.org/abs/2501.15547" </w:instrText>
      </w:r>
      <w:r>
        <w:fldChar w:fldCharType="separate"/>
      </w:r>
      <w:r w:rsidRPr="544FD358" w:rsidR="06E0DC29">
        <w:rPr>
          <w:rStyle w:val="Hyperlink"/>
          <w:noProof w:val="0"/>
          <w:lang w:val="en-US"/>
        </w:rPr>
        <w:t>[2501.15547] Building Efficient Lightweight CNN Models</w:t>
      </w:r>
      <w:r>
        <w:fldChar w:fldCharType="end"/>
      </w:r>
      <w:r w:rsidRPr="544FD358" w:rsidR="06E0DC29">
        <w:rPr>
          <w:noProof w:val="0"/>
          <w:lang w:val="en-US"/>
        </w:rPr>
        <w:t xml:space="preserve"> </w:t>
      </w:r>
      <w:r w:rsidRPr="544FD358" w:rsidR="3BA9054D">
        <w:rPr>
          <w:noProof w:val="0"/>
          <w:lang w:val="en-US"/>
        </w:rPr>
        <w:t>(</w:t>
      </w:r>
      <w:r w:rsidRPr="544FD358" w:rsidR="3BA9054D">
        <w:rPr>
          <w:noProof w:val="0"/>
          <w:lang w:val="en-US"/>
        </w:rPr>
        <w:t>Isong</w:t>
      </w:r>
      <w:r w:rsidRPr="544FD358" w:rsidR="3BA9054D">
        <w:rPr>
          <w:noProof w:val="0"/>
          <w:lang w:val="en-US"/>
        </w:rPr>
        <w:t>, 2025)</w:t>
      </w:r>
      <w:r w:rsidRPr="544FD358" w:rsidR="08F11E90">
        <w:rPr>
          <w:noProof w:val="0"/>
          <w:lang w:val="en-US"/>
        </w:rPr>
        <w:t xml:space="preserve"> provides a guide on how to </w:t>
      </w:r>
      <w:r w:rsidRPr="544FD358" w:rsidR="0360874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design </w:t>
      </w:r>
      <w:r w:rsidRPr="544FD358" w:rsidR="03608740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lightweight CNN architectures</w:t>
      </w:r>
      <w:r w:rsidRPr="544FD358" w:rsidR="0360874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from fundamental principles</w:t>
      </w:r>
      <w:r w:rsidRPr="544FD358" w:rsidR="5C80C568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rather than just those discussing specific pre-existing backbones or fine-tuning techniques</w:t>
      </w:r>
    </w:p>
    <w:p xmlns:wp14="http://schemas.microsoft.com/office/word/2010/wordml" w:rsidP="544FD358" wp14:paraId="6F7762D3" wp14:textId="30000D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544FD358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Ownership</w:t>
      </w:r>
      <w:r w:rsidRPr="544FD358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5EC98F10">
        <w:rPr>
          <w:noProof w:val="0"/>
          <w:sz w:val="28"/>
          <w:szCs w:val="28"/>
          <w:lang w:val="en-US"/>
        </w:rPr>
        <w:t xml:space="preserve">Revanth </w:t>
      </w:r>
      <w:r w:rsidRPr="544FD358" w:rsidR="5EC98F10">
        <w:rPr>
          <w:noProof w:val="0"/>
          <w:sz w:val="28"/>
          <w:szCs w:val="28"/>
          <w:lang w:val="en-US"/>
        </w:rPr>
        <w:t>Puvaneswaran</w:t>
      </w:r>
    </w:p>
    <w:p xmlns:wp14="http://schemas.microsoft.com/office/word/2010/wordml" w:rsidP="4ACAD295" wp14:paraId="2C078E63" wp14:textId="4FBE3A2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Feasibility and Workload Assessment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49D39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Moderately </w:t>
      </w:r>
      <w:r w:rsidRPr="4ACAD295" w:rsidR="647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ACAD295" w:rsidR="3181DB0B">
        <w:rPr>
          <w:rFonts w:ascii="Aptos" w:hAnsi="Aptos" w:eastAsia="Aptos" w:cs="Aptos"/>
          <w:noProof w:val="0"/>
          <w:sz w:val="24"/>
          <w:szCs w:val="24"/>
          <w:lang w:val="en-US"/>
        </w:rPr>
        <w:t>Creating</w:t>
      </w:r>
      <w:r w:rsidRPr="4ACAD295" w:rsidR="12FDD0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a lightweight model</w:t>
      </w:r>
      <w:r w:rsidRPr="4ACAD295" w:rsidR="18B0BF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scratch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</w:t>
      </w:r>
      <w:r w:rsidRPr="4ACAD295" w:rsidR="546A44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feasible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 </w:t>
      </w:r>
      <w:r w:rsidRPr="4ACAD295" w:rsidR="2C95034A">
        <w:rPr>
          <w:rFonts w:ascii="Aptos" w:hAnsi="Aptos" w:eastAsia="Aptos" w:cs="Aptos"/>
          <w:noProof w:val="0"/>
          <w:sz w:val="24"/>
          <w:szCs w:val="24"/>
          <w:lang w:val="en-US"/>
        </w:rPr>
        <w:t>week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2C9503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one person unless they are well versed in the </w:t>
      </w:r>
      <w:r w:rsidRPr="4ACAD295" w:rsidR="2C95034A">
        <w:rPr>
          <w:rFonts w:ascii="Aptos" w:hAnsi="Aptos" w:eastAsia="Aptos" w:cs="Aptos"/>
          <w:noProof w:val="0"/>
          <w:sz w:val="24"/>
          <w:szCs w:val="24"/>
          <w:lang w:val="en-US"/>
        </w:rPr>
        <w:t>subject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 Implementing components from scratch</w:t>
      </w:r>
      <w:r w:rsidRPr="4ACAD295" w:rsidR="63A4E7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wou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ld incr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ease the workload </w:t>
      </w:r>
      <w:r w:rsidRPr="4ACAD295" w:rsidR="51656978">
        <w:rPr>
          <w:rFonts w:ascii="Aptos" w:hAnsi="Aptos" w:eastAsia="Aptos" w:cs="Aptos"/>
          <w:noProof w:val="0"/>
          <w:sz w:val="24"/>
          <w:szCs w:val="24"/>
          <w:lang w:val="en-US"/>
        </w:rPr>
        <w:t>significantly,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0E3D71C4">
        <w:rPr>
          <w:rFonts w:ascii="Aptos" w:hAnsi="Aptos" w:eastAsia="Aptos" w:cs="Aptos"/>
          <w:noProof w:val="0"/>
          <w:sz w:val="24"/>
          <w:szCs w:val="24"/>
          <w:lang w:val="en-US"/>
        </w:rPr>
        <w:t>therefore we suggest that there should be 2 people working on this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Evaluating performance and resource usage requires careful analysis. The workload is moderate to high. It is </w:t>
      </w:r>
      <w:r w:rsidRPr="4ACAD295" w:rsidR="7C4F2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manageable within a </w:t>
      </w:r>
      <w:r w:rsidRPr="4ACAD295" w:rsidR="19011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 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using</w:t>
      </w:r>
      <w:r w:rsidRPr="4ACAD295" w:rsidR="2FDCB3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</w:t>
      </w:r>
      <w:r w:rsidRPr="4ACAD295" w:rsidR="01E159A2">
        <w:rPr>
          <w:rFonts w:ascii="Aptos" w:hAnsi="Aptos" w:eastAsia="Aptos" w:cs="Aptos"/>
          <w:noProof w:val="0"/>
          <w:sz w:val="24"/>
          <w:szCs w:val="24"/>
          <w:lang w:val="en-US"/>
        </w:rPr>
        <w:t>resources</w:t>
      </w:r>
      <w:r w:rsidRPr="4ACAD295" w:rsidR="01E159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will require a lot of commitment from the assigned members</w:t>
      </w:r>
      <w:r w:rsidRPr="4ACAD295" w:rsidR="49D39A6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94D5DA" w:rsidP="4ACAD295" w:rsidRDefault="7494D5DA" w14:paraId="2F88C6EA" w14:textId="62EDE65F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CAD295" w:rsidR="7494D5DA">
        <w:rPr>
          <w:noProof w:val="0"/>
          <w:lang w:val="en-US"/>
        </w:rPr>
        <w:t xml:space="preserve">Task </w:t>
      </w:r>
      <w:r w:rsidRPr="4ACAD295" w:rsidR="307563EB">
        <w:rPr>
          <w:noProof w:val="0"/>
          <w:lang w:val="en-US"/>
        </w:rPr>
        <w:t>4</w:t>
      </w:r>
      <w:r w:rsidRPr="4ACAD295" w:rsidR="7494D5DA">
        <w:rPr>
          <w:noProof w:val="0"/>
          <w:lang w:val="en-US"/>
        </w:rPr>
        <w:t>: Applying Quantization for Custom Model and Compare with Pretrain</w:t>
      </w:r>
    </w:p>
    <w:p w:rsidR="787E7E65" w:rsidP="4ACAD295" w:rsidRDefault="787E7E65" w14:paraId="4AB5BA5B" w14:textId="7224E1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Specifications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3005DA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fundamental process </w:t>
      </w:r>
      <w:r w:rsidRPr="4ACAD295" w:rsidR="3005DAB7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4ACAD295" w:rsidR="3005DA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same as Task 2: we would take a trained deep learning model and apply a model compression technique, specifically quantization. However, the model we would use as input would be the custom-designed and trained lightweight CNN model from Task 3. </w:t>
      </w:r>
      <w:r w:rsidRPr="4ACAD295" w:rsidR="08889406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4ACAD295" w:rsidR="4CB5F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3005DAB7">
        <w:rPr>
          <w:rFonts w:ascii="Aptos" w:hAnsi="Aptos" w:eastAsia="Aptos" w:cs="Aptos"/>
          <w:noProof w:val="0"/>
          <w:sz w:val="24"/>
          <w:szCs w:val="24"/>
          <w:lang w:val="en-US"/>
        </w:rPr>
        <w:t>would still explore techniques like Post-Training Quantization (PTQ) or Quantization-Aware Training (QAT)</w:t>
      </w:r>
      <w:r w:rsidRPr="4ACAD295" w:rsidR="460826F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7E7E65" w:rsidP="4ACAD295" w:rsidRDefault="787E7E65" w14:paraId="296A1FA0" w14:textId="3A38F72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Information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 the </w:t>
      </w:r>
      <w:r w:rsidRPr="4ACAD295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CIFAR-10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>, similar to task 2.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AD295" w:rsidR="037599FD">
        <w:rPr>
          <w:rFonts w:ascii="Aptos" w:hAnsi="Aptos" w:eastAsia="Aptos" w:cs="Aptos"/>
          <w:noProof w:val="0"/>
          <w:sz w:val="24"/>
          <w:szCs w:val="24"/>
          <w:lang w:val="en-US"/>
        </w:rPr>
        <w:t>The goal is to compare the performance before and after quantization</w:t>
      </w:r>
      <w:r w:rsidRPr="4ACAD295" w:rsidR="74508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our custom CNN and compare the same compression metric with the </w:t>
      </w:r>
      <w:r w:rsidRPr="4ACAD295" w:rsidR="74508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pretrain model</w:t>
      </w:r>
      <w:r w:rsidRPr="4ACAD295" w:rsidR="74508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4ACAD295" w:rsidR="74508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</w:t>
      </w:r>
    </w:p>
    <w:p w:rsidR="787E7E65" w:rsidP="4ACAD295" w:rsidRDefault="787E7E65" w14:paraId="23CC972C" w14:textId="03DEE34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 Metrics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68719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the quantized model using the same </w:t>
      </w:r>
      <w:r w:rsidRPr="4ACAD295" w:rsidR="687193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classification metrics</w:t>
      </w:r>
      <w:r w:rsidRPr="4ACAD295" w:rsidR="68719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4ACAD295" w:rsidR="687193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3 </w:t>
      </w:r>
      <w:r w:rsidRPr="4ACAD295" w:rsidR="68719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assess the impact of compression on performance. Additionally, </w:t>
      </w:r>
    </w:p>
    <w:p w:rsidR="687193DC" w:rsidP="4ACAD295" w:rsidRDefault="687193DC" w14:paraId="54180EDD" w14:textId="1BEABED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CAD295" w:rsidR="68719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 the </w:t>
      </w:r>
      <w:r w:rsidRPr="4ACAD295" w:rsidR="687193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size</w:t>
      </w:r>
      <w:r w:rsidRPr="4ACAD295" w:rsidR="687193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(memory footprint) before and after quantization. What we will highlight is the </w:t>
      </w:r>
      <w:r w:rsidRPr="4ACAD295" w:rsidR="687193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trade-off between compression ratio and performance degradation. </w:t>
      </w:r>
      <w:r w:rsidRPr="4ACAD295" w:rsidR="687193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Finally, </w:t>
      </w:r>
      <w:r w:rsidRPr="4ACAD295" w:rsidR="169E8E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compare all number with the pretrain model to have an idea where we are when stacking up against the SOTA </w:t>
      </w:r>
      <w:r w:rsidRPr="4ACAD295" w:rsidR="7D1247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</w:t>
      </w:r>
    </w:p>
    <w:p w:rsidR="787E7E65" w:rsidP="4ACAD295" w:rsidRDefault="787E7E65" w14:paraId="163E8718" w14:textId="6B157F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4FD358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References</w:t>
      </w:r>
      <w:r w:rsidRPr="544FD358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B620009" w:rsidP="544FD358" w:rsidRDefault="0B620009" w14:paraId="22E598AB" w14:textId="761D30D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noProof w:val="0"/>
          <w:lang w:val="en-US"/>
        </w:rPr>
      </w:pPr>
      <w:r>
        <w:fldChar w:fldCharType="begin"/>
      </w:r>
      <w:r>
        <w:instrText xml:space="preserve">HYPERLINK "https://[2501.15547] Building Efficient Lightweight CNN Models" </w:instrText>
      </w:r>
      <w:r>
        <w:fldChar w:fldCharType="separate"/>
      </w:r>
      <w:r>
        <w:fldChar w:fldCharType="begin"/>
      </w:r>
      <w:r>
        <w:instrText xml:space="preserve">HYPERLINK "https://arxiv.org/abs/2501.15547" </w:instrText>
      </w:r>
      <w:r>
        <w:fldChar w:fldCharType="separate"/>
      </w:r>
      <w:r w:rsidRPr="544FD358" w:rsidR="0B620009">
        <w:rPr>
          <w:rStyle w:val="Hyperlink"/>
          <w:noProof w:val="0"/>
          <w:lang w:val="en-US"/>
        </w:rPr>
        <w:t>[2501.15547] Building Efficient Lightweight CNN Models</w:t>
      </w:r>
      <w:r>
        <w:fldChar w:fldCharType="end"/>
      </w:r>
      <w:ins w:author="Ngoc lam Nguyen" w:date="2025-05-20T20:37:33.534Z" w:id="1971668774">
        <w:r>
          <w:fldChar w:fldCharType="end"/>
        </w:r>
      </w:ins>
      <w:r w:rsidRPr="544FD358" w:rsidR="0B620009">
        <w:rPr>
          <w:noProof w:val="0"/>
          <w:lang w:val="en-US"/>
        </w:rPr>
        <w:t xml:space="preserve"> (</w:t>
      </w:r>
      <w:r w:rsidRPr="544FD358" w:rsidR="0B620009">
        <w:rPr>
          <w:noProof w:val="0"/>
          <w:lang w:val="en-US"/>
        </w:rPr>
        <w:t>Isong</w:t>
      </w:r>
      <w:r w:rsidRPr="544FD358" w:rsidR="0B620009">
        <w:rPr>
          <w:noProof w:val="0"/>
          <w:lang w:val="en-US"/>
        </w:rPr>
        <w:t>, 2025)</w:t>
      </w:r>
    </w:p>
    <w:p w:rsidR="0B620009" w:rsidP="544FD358" w:rsidRDefault="0B620009" w14:paraId="1AFCCAB2" w14:textId="0965904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fldChar w:fldCharType="begin"/>
      </w:r>
      <w:r>
        <w:instrText xml:space="preserve">HYPERLINK "https://A new lightweight network based on MobileNetV3" </w:instrText>
      </w:r>
      <w:r>
        <w:fldChar w:fldCharType="separate"/>
      </w:r>
      <w:r>
        <w:fldChar w:fldCharType="begin"/>
      </w:r>
      <w:r>
        <w:instrText xml:space="preserve">HYPERLINK "https://koreascience.kr/article/JAKO202209059036672.pdf" </w:instrText>
      </w:r>
      <w:r>
        <w:fldChar w:fldCharType="separate"/>
      </w:r>
      <w:r w:rsidRPr="544FD358" w:rsidR="0B620009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A new lightweight network based on MobileNetV3</w:t>
      </w:r>
      <w:r>
        <w:fldChar w:fldCharType="end"/>
      </w:r>
      <w:ins w:author="Ngoc lam Nguyen" w:date="2025-05-20T20:37:58.988Z" w:id="1786984543">
        <w:r>
          <w:fldChar w:fldCharType="end"/>
        </w:r>
      </w:ins>
      <w:r w:rsidRPr="544FD358" w:rsidR="0B620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(“A New Lightweight Network Based on MobileNetV3,” 2022)</w:t>
      </w:r>
    </w:p>
    <w:p w:rsidR="0B620009" w:rsidP="544FD358" w:rsidRDefault="0B620009" w14:paraId="26B2E95B" w14:textId="1022469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fldChar w:fldCharType="begin"/>
      </w:r>
      <w:r>
        <w:instrText xml:space="preserve">HYPERLINK "https://cspub-ijcisim.org/index.php/ijcisim/article/view/1025" </w:instrText>
      </w:r>
      <w:r>
        <w:fldChar w:fldCharType="separate"/>
      </w:r>
      <w:r w:rsidRPr="544FD358" w:rsidR="0B620009">
        <w:rPr>
          <w:noProof w:val="0"/>
          <w:lang w:val="en-US"/>
        </w:rPr>
        <w:t>Lightweight Deep Learning Models For</w:t>
      </w:r>
      <w:ins w:author="Ngoc lam Nguyen" w:date="2025-05-20T20:38:49.559Z" w:id="1066533673">
        <w:r>
          <w:fldChar w:fldCharType="begin"/>
        </w:r>
        <w:r>
          <w:instrText xml:space="preserve">HYPERLINK "https:// Edge Devices—A Survey" </w:instrText>
        </w:r>
        <w:r>
          <w:fldChar w:fldCharType="separate"/>
        </w:r>
        <w:r/>
      </w:ins>
      <w:r w:rsidRPr="544FD358" w:rsidR="0B620009">
        <w:rPr>
          <w:rStyle w:val="Hyperlink"/>
          <w:noProof w:val="0"/>
          <w:lang w:val="en-US"/>
        </w:rPr>
        <w:t xml:space="preserve"> Edge Devices—A Survey</w:t>
      </w:r>
      <w:ins w:author="Ngoc lam Nguyen" w:date="2025-05-20T20:38:49.559Z" w:id="571997710">
        <w:r>
          <w:fldChar w:fldCharType="end"/>
        </w:r>
      </w:ins>
      <w:r>
        <w:fldChar w:fldCharType="end"/>
      </w:r>
      <w:r w:rsidRPr="544FD358" w:rsidR="0B620009">
        <w:rPr>
          <w:noProof w:val="0"/>
          <w:lang w:val="en-US"/>
        </w:rPr>
        <w:t>(Aminu Musa et al., 2025)</w:t>
      </w:r>
    </w:p>
    <w:p w:rsidR="787E7E65" w:rsidP="544FD358" w:rsidRDefault="787E7E65" w14:paraId="4C5FA220" w14:textId="552B02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44FD358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Ownership</w:t>
      </w:r>
      <w:r w:rsidRPr="544FD358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44FD358" w:rsidR="0E44417F">
        <w:rPr>
          <w:sz w:val="28"/>
          <w:szCs w:val="28"/>
        </w:rPr>
        <w:t>Grishmareddy</w:t>
      </w:r>
      <w:r w:rsidRPr="544FD358" w:rsidR="0E44417F">
        <w:rPr>
          <w:sz w:val="28"/>
          <w:szCs w:val="28"/>
        </w:rPr>
        <w:t xml:space="preserve"> </w:t>
      </w:r>
      <w:r w:rsidRPr="544FD358" w:rsidR="0E44417F">
        <w:rPr>
          <w:sz w:val="28"/>
          <w:szCs w:val="28"/>
        </w:rPr>
        <w:t>Narigela</w:t>
      </w:r>
    </w:p>
    <w:p w:rsidR="787E7E65" w:rsidP="4ACAD295" w:rsidRDefault="787E7E65" w14:paraId="5B0FAE87" w14:textId="071B02A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AD295" w:rsidR="787E7E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Feasibility and Workload Assessment</w:t>
      </w:r>
      <w:r w:rsidRPr="4ACAD295" w:rsidR="787E7E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ACAD295" w:rsidR="50764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Feasible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As 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>stated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4ACAD295" w:rsidR="50764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2, a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pplying post-training quantization using frameworks like TensorFlow Lite is easy. It </w:t>
      </w:r>
      <w:r w:rsidRPr="4ACAD295" w:rsidR="0CFDF084">
        <w:rPr>
          <w:rFonts w:ascii="Aptos" w:hAnsi="Aptos" w:eastAsia="Aptos" w:cs="Aptos"/>
          <w:noProof w:val="0"/>
          <w:sz w:val="24"/>
          <w:szCs w:val="24"/>
          <w:lang w:val="en-US"/>
        </w:rPr>
        <w:t>is more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</w:t>
      </w:r>
      <w:r w:rsidRPr="4ACAD295" w:rsidR="7F929932">
        <w:rPr>
          <w:rFonts w:ascii="Aptos" w:hAnsi="Aptos" w:eastAsia="Aptos" w:cs="Aptos"/>
          <w:noProof w:val="0"/>
          <w:sz w:val="24"/>
          <w:szCs w:val="24"/>
          <w:lang w:val="en-US"/>
        </w:rPr>
        <w:t>compared</w:t>
      </w:r>
      <w:r w:rsidRPr="4ACAD295" w:rsidR="0BA0A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ACAD295" w:rsidR="0BA0A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</w:t>
      </w:r>
      <w:r w:rsidRPr="4ACAD295" w:rsidR="0BA0A5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but it 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</w:t>
      </w:r>
      <w:r w:rsidRPr="4ACAD295" w:rsidR="4D3E22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>manageable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 week. This task is 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>feasible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both local machine resources and free online tools. The workload is </w:t>
      </w:r>
      <w:r w:rsidRPr="4ACAD295" w:rsidR="3785FB97">
        <w:rPr>
          <w:rFonts w:ascii="Aptos" w:hAnsi="Aptos" w:eastAsia="Aptos" w:cs="Aptos"/>
          <w:noProof w:val="0"/>
          <w:sz w:val="24"/>
          <w:szCs w:val="24"/>
          <w:lang w:val="en-US"/>
        </w:rPr>
        <w:t>comparing the custom model with SOTA model</w:t>
      </w:r>
      <w:r w:rsidRPr="4ACAD295" w:rsidR="50764B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CAD295" w:rsidP="544FD358" w:rsidRDefault="4ACAD295" w14:paraId="5A60086F" w14:textId="4D95C474">
      <w:pPr>
        <w:pStyle w:val="Normal"/>
        <w:suppressLineNumbers w:val="0"/>
        <w:bidi w:val="0"/>
        <w:spacing w:before="0" w:beforeAutospacing="off" w:after="0" w:afterAutospacing="off" w:line="279" w:lineRule="auto"/>
        <w:ind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m5uzCv4EaMA0E" int2:id="Bp6LMEYj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41d3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512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0e8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e5c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D3F15"/>
    <w:rsid w:val="003513BD"/>
    <w:rsid w:val="004B4D79"/>
    <w:rsid w:val="00BB68B2"/>
    <w:rsid w:val="00E2E267"/>
    <w:rsid w:val="00F56E70"/>
    <w:rsid w:val="01E159A2"/>
    <w:rsid w:val="0226FEA6"/>
    <w:rsid w:val="023304B7"/>
    <w:rsid w:val="02D18F4E"/>
    <w:rsid w:val="03608740"/>
    <w:rsid w:val="037599FD"/>
    <w:rsid w:val="0490758F"/>
    <w:rsid w:val="054BD7DC"/>
    <w:rsid w:val="0575C1D3"/>
    <w:rsid w:val="0631473A"/>
    <w:rsid w:val="06484D15"/>
    <w:rsid w:val="06E0DC29"/>
    <w:rsid w:val="0718FBEB"/>
    <w:rsid w:val="07F93E07"/>
    <w:rsid w:val="083F4759"/>
    <w:rsid w:val="08889406"/>
    <w:rsid w:val="08F11E90"/>
    <w:rsid w:val="099CBFC3"/>
    <w:rsid w:val="0A2A9621"/>
    <w:rsid w:val="0ADD737B"/>
    <w:rsid w:val="0B32612D"/>
    <w:rsid w:val="0B620009"/>
    <w:rsid w:val="0BA0A57F"/>
    <w:rsid w:val="0C332E1C"/>
    <w:rsid w:val="0CF5CDC9"/>
    <w:rsid w:val="0CFDF084"/>
    <w:rsid w:val="0D500270"/>
    <w:rsid w:val="0E3D71C4"/>
    <w:rsid w:val="0E44417F"/>
    <w:rsid w:val="0E91BA88"/>
    <w:rsid w:val="0FC91B7D"/>
    <w:rsid w:val="0FF0310E"/>
    <w:rsid w:val="120A6845"/>
    <w:rsid w:val="12A97802"/>
    <w:rsid w:val="12FDD024"/>
    <w:rsid w:val="131E3E4B"/>
    <w:rsid w:val="169E8E57"/>
    <w:rsid w:val="16B38078"/>
    <w:rsid w:val="16DDCF21"/>
    <w:rsid w:val="18095826"/>
    <w:rsid w:val="188F5A9F"/>
    <w:rsid w:val="18B0BF6C"/>
    <w:rsid w:val="18E2DCEB"/>
    <w:rsid w:val="18EAD842"/>
    <w:rsid w:val="190117DC"/>
    <w:rsid w:val="192CD3AB"/>
    <w:rsid w:val="1A404121"/>
    <w:rsid w:val="1AF2F1B6"/>
    <w:rsid w:val="1BDB4113"/>
    <w:rsid w:val="1C231712"/>
    <w:rsid w:val="1CE5BACD"/>
    <w:rsid w:val="1D41DB93"/>
    <w:rsid w:val="1EACB8E2"/>
    <w:rsid w:val="1F676F01"/>
    <w:rsid w:val="1F7953B7"/>
    <w:rsid w:val="200BA4A1"/>
    <w:rsid w:val="210725F8"/>
    <w:rsid w:val="2167CE6F"/>
    <w:rsid w:val="21F31A9D"/>
    <w:rsid w:val="22205232"/>
    <w:rsid w:val="2235B808"/>
    <w:rsid w:val="232BF3C1"/>
    <w:rsid w:val="234B0E3B"/>
    <w:rsid w:val="23BFC3C0"/>
    <w:rsid w:val="23DEF817"/>
    <w:rsid w:val="2575E9F7"/>
    <w:rsid w:val="25AC3938"/>
    <w:rsid w:val="26597752"/>
    <w:rsid w:val="266E8A4D"/>
    <w:rsid w:val="27245741"/>
    <w:rsid w:val="279BFC37"/>
    <w:rsid w:val="27A975EA"/>
    <w:rsid w:val="27B5E9CE"/>
    <w:rsid w:val="2804C137"/>
    <w:rsid w:val="281808CE"/>
    <w:rsid w:val="2A707E07"/>
    <w:rsid w:val="2A77664B"/>
    <w:rsid w:val="2B1F1703"/>
    <w:rsid w:val="2B2C349C"/>
    <w:rsid w:val="2B349756"/>
    <w:rsid w:val="2B3C3A66"/>
    <w:rsid w:val="2C95034A"/>
    <w:rsid w:val="2CA16EAE"/>
    <w:rsid w:val="2CBBAAC9"/>
    <w:rsid w:val="2CE4B9C8"/>
    <w:rsid w:val="2D918ED9"/>
    <w:rsid w:val="2DF122E2"/>
    <w:rsid w:val="2E16A72A"/>
    <w:rsid w:val="2E7B027E"/>
    <w:rsid w:val="2F41C74C"/>
    <w:rsid w:val="2FDCB34D"/>
    <w:rsid w:val="3005DAB7"/>
    <w:rsid w:val="30459579"/>
    <w:rsid w:val="307563EB"/>
    <w:rsid w:val="30C79195"/>
    <w:rsid w:val="30D90AED"/>
    <w:rsid w:val="3181DB0B"/>
    <w:rsid w:val="31CCF295"/>
    <w:rsid w:val="3389B592"/>
    <w:rsid w:val="3391EE8D"/>
    <w:rsid w:val="3393C147"/>
    <w:rsid w:val="33E82490"/>
    <w:rsid w:val="35423C7A"/>
    <w:rsid w:val="36A027C6"/>
    <w:rsid w:val="36D2136C"/>
    <w:rsid w:val="3714FBAE"/>
    <w:rsid w:val="3785FB97"/>
    <w:rsid w:val="37CB1D56"/>
    <w:rsid w:val="382B8EE9"/>
    <w:rsid w:val="382CAA30"/>
    <w:rsid w:val="38E810D3"/>
    <w:rsid w:val="39212834"/>
    <w:rsid w:val="394EA0D8"/>
    <w:rsid w:val="39EF10B8"/>
    <w:rsid w:val="3A28285D"/>
    <w:rsid w:val="3A35D388"/>
    <w:rsid w:val="3B0FC7E9"/>
    <w:rsid w:val="3B4AA76E"/>
    <w:rsid w:val="3B7D06B4"/>
    <w:rsid w:val="3B7DC52E"/>
    <w:rsid w:val="3BA9054D"/>
    <w:rsid w:val="3BDA444F"/>
    <w:rsid w:val="3CAC0283"/>
    <w:rsid w:val="3DAAFB8A"/>
    <w:rsid w:val="3DDEE8B3"/>
    <w:rsid w:val="3E37EF08"/>
    <w:rsid w:val="3F0E64FA"/>
    <w:rsid w:val="3F2ACFFE"/>
    <w:rsid w:val="412FC972"/>
    <w:rsid w:val="4134948D"/>
    <w:rsid w:val="41AE8A30"/>
    <w:rsid w:val="41C8D91C"/>
    <w:rsid w:val="427D4587"/>
    <w:rsid w:val="42B86E0F"/>
    <w:rsid w:val="434EA044"/>
    <w:rsid w:val="45B2DB10"/>
    <w:rsid w:val="45E7D2CF"/>
    <w:rsid w:val="45E9C7DA"/>
    <w:rsid w:val="460826F4"/>
    <w:rsid w:val="46090289"/>
    <w:rsid w:val="46713DE5"/>
    <w:rsid w:val="470E78F7"/>
    <w:rsid w:val="478F281A"/>
    <w:rsid w:val="481EF142"/>
    <w:rsid w:val="48FE34D3"/>
    <w:rsid w:val="494F2354"/>
    <w:rsid w:val="49526B53"/>
    <w:rsid w:val="49D39A67"/>
    <w:rsid w:val="49DBB3C4"/>
    <w:rsid w:val="4ACAD295"/>
    <w:rsid w:val="4CB5F93B"/>
    <w:rsid w:val="4D216313"/>
    <w:rsid w:val="4D3E22A4"/>
    <w:rsid w:val="4E5D207D"/>
    <w:rsid w:val="4F59958E"/>
    <w:rsid w:val="4FBEAECD"/>
    <w:rsid w:val="50050573"/>
    <w:rsid w:val="50097151"/>
    <w:rsid w:val="50764B35"/>
    <w:rsid w:val="5141CB4B"/>
    <w:rsid w:val="5145EFF4"/>
    <w:rsid w:val="51656978"/>
    <w:rsid w:val="516D12D8"/>
    <w:rsid w:val="5208091A"/>
    <w:rsid w:val="523A003F"/>
    <w:rsid w:val="52562F6B"/>
    <w:rsid w:val="52FA6910"/>
    <w:rsid w:val="533B23BB"/>
    <w:rsid w:val="53A09D07"/>
    <w:rsid w:val="544FD358"/>
    <w:rsid w:val="546A4499"/>
    <w:rsid w:val="551D1B0C"/>
    <w:rsid w:val="5521DD4D"/>
    <w:rsid w:val="55672E0A"/>
    <w:rsid w:val="56382284"/>
    <w:rsid w:val="56E4680F"/>
    <w:rsid w:val="57DD7395"/>
    <w:rsid w:val="58224840"/>
    <w:rsid w:val="5824E8B1"/>
    <w:rsid w:val="5871B2D2"/>
    <w:rsid w:val="58E06179"/>
    <w:rsid w:val="59020376"/>
    <w:rsid w:val="593176CB"/>
    <w:rsid w:val="5BDB3963"/>
    <w:rsid w:val="5C332D84"/>
    <w:rsid w:val="5C6EB1B7"/>
    <w:rsid w:val="5C80C568"/>
    <w:rsid w:val="5C93499E"/>
    <w:rsid w:val="5D4B402B"/>
    <w:rsid w:val="5E23D37C"/>
    <w:rsid w:val="5E7AE70E"/>
    <w:rsid w:val="5E9F6F8B"/>
    <w:rsid w:val="5EC98F10"/>
    <w:rsid w:val="5F8F05DC"/>
    <w:rsid w:val="6031D322"/>
    <w:rsid w:val="60B9F310"/>
    <w:rsid w:val="61C4FBB1"/>
    <w:rsid w:val="62215970"/>
    <w:rsid w:val="631AA408"/>
    <w:rsid w:val="631DB573"/>
    <w:rsid w:val="6350870C"/>
    <w:rsid w:val="637BDC46"/>
    <w:rsid w:val="63A4E7DD"/>
    <w:rsid w:val="63D022C3"/>
    <w:rsid w:val="647FFF29"/>
    <w:rsid w:val="666A5068"/>
    <w:rsid w:val="67393C6F"/>
    <w:rsid w:val="687193DC"/>
    <w:rsid w:val="69095793"/>
    <w:rsid w:val="696923B6"/>
    <w:rsid w:val="6AFE5BFD"/>
    <w:rsid w:val="6B475829"/>
    <w:rsid w:val="6C8EBF69"/>
    <w:rsid w:val="6CF70A0C"/>
    <w:rsid w:val="6DFCD95F"/>
    <w:rsid w:val="6EA9A1F1"/>
    <w:rsid w:val="6F46FD7B"/>
    <w:rsid w:val="6F777C0A"/>
    <w:rsid w:val="6FC565EA"/>
    <w:rsid w:val="70323C6F"/>
    <w:rsid w:val="707AB36B"/>
    <w:rsid w:val="70DB71E1"/>
    <w:rsid w:val="725BA05A"/>
    <w:rsid w:val="725D23A6"/>
    <w:rsid w:val="733AD6DB"/>
    <w:rsid w:val="73A6F396"/>
    <w:rsid w:val="73BF44FE"/>
    <w:rsid w:val="74508FDC"/>
    <w:rsid w:val="7494D5DA"/>
    <w:rsid w:val="74AB184B"/>
    <w:rsid w:val="74CB15A4"/>
    <w:rsid w:val="7556752F"/>
    <w:rsid w:val="755D3F15"/>
    <w:rsid w:val="76672BD1"/>
    <w:rsid w:val="787E7E65"/>
    <w:rsid w:val="7944EC48"/>
    <w:rsid w:val="795F4214"/>
    <w:rsid w:val="79CD6375"/>
    <w:rsid w:val="7A38926B"/>
    <w:rsid w:val="7ABCB81F"/>
    <w:rsid w:val="7AE7AB12"/>
    <w:rsid w:val="7BD7B3D7"/>
    <w:rsid w:val="7C4F27F8"/>
    <w:rsid w:val="7C6B2EF8"/>
    <w:rsid w:val="7D1247EC"/>
    <w:rsid w:val="7D1DD5BA"/>
    <w:rsid w:val="7D8414BE"/>
    <w:rsid w:val="7D890989"/>
    <w:rsid w:val="7DD44636"/>
    <w:rsid w:val="7DD83A36"/>
    <w:rsid w:val="7E8AF012"/>
    <w:rsid w:val="7F0C24BF"/>
    <w:rsid w:val="7F50B5A3"/>
    <w:rsid w:val="7F929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3F15"/>
  <w15:chartTrackingRefBased/>
  <w15:docId w15:val="{2CF534B3-AFF5-4575-83B9-60B1435E1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3AD6D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CAD2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76dc4553484358" /><Relationship Type="http://schemas.microsoft.com/office/2020/10/relationships/intelligence" Target="intelligence2.xml" Id="Rcfc875be5d0341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2025-05-19T12:52:45.4322064Z</dcterms:created>
  <dcterms:modified xsi:type="dcterms:W3CDTF">2025-05-20T20:47:45.7976025Z</dcterms:modified>
  <dc:creator>Ngoc lam Nguyen</dc:creator>
  <lastModifiedBy>Ngoc lam Nguyen</lastModifiedBy>
</coreProperties>
</file>